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2026년 3분기 협력사 정산 안내</w:t>
      </w:r>
    </w:p>
    <w:p>
      <w:del w:id="4508" w:author="검토자" w:date="2026-01-05T09:00:00Z">
        <w:r>
          <w:delText xml:space="preserve">담당자는 재무팀 김대리입니다</w:delText>
        </w:r>
      </w:del>
      <w:r>
        <w:t>담당자는 재무팀 이과장입니다</w:t>
      </w:r>
    </w:p>
    <w:p>
      <w:r>
        <w:t>각 협력사는 첨부된 정산 내역을 확인한 뒤 이의가 있으면 회신 바랍니다. 문의는 재무팀으로 연락 주시기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