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용역 계약서 (검토본)</w:t>
      </w:r>
    </w:p>
    <w:p>
      <w:del w:id="2629" w:author="검토자" w:date="2026-01-05T09:00:00Z">
        <w:r>
          <w:delText xml:space="preserve">계약 기간은 6개월로 한다</w:delText>
        </w:r>
      </w:del>
      <w:r>
        <w:t>계약 기간은 12개월로 한다</w:t>
      </w:r>
    </w:p>
    <w:p>
      <w:del w:id="3746" w:author="검토자" w:date="2026-01-05T09:00:00Z">
        <w:r>
          <w:delText xml:space="preserve">대금은 착수 시 전액 지급한다</w:delText>
        </w:r>
      </w:del>
      <w:r>
        <w:t>대금은 착수금 30%, 잔금 70%로 나누어 지급한다</w:t>
      </w:r>
    </w:p>
    <w:p>
      <w:del w:id="6705" w:author="검토자" w:date="2026-01-05T09:00:00Z">
        <w:r>
          <w:delText xml:space="preserve">하자보수 기간은 1년으로 한다</w:delText>
        </w:r>
      </w:del>
      <w:r>
        <w:t>하자보수 기간은 2년으로 한다</w:t>
      </w:r>
    </w:p>
    <w:p>
      <w:del w:id="8644" w:author="검토자" w:date="2026-01-05T09:00:00Z">
        <w:r>
          <w:delText xml:space="preserve">분쟁은 서울중앙지방법원을 관할로 한다</w:delText>
        </w:r>
      </w:del>
      <w:r>
        <w:t>분쟁은 상호 협의로 해결한다</w:t>
      </w:r>
    </w:p>
    <w:p>
      <w:del w:id="1771" w:author="검토자" w:date="2026-01-05T09:00:00Z">
        <w:r>
          <w:delText xml:space="preserve">을은 주 2회 진행 상황을 보고한다</w:delText>
        </w:r>
      </w:del>
      <w:r>
        <w:t>을은 주 1회 진행 상황을 보고한다</w:t>
      </w:r>
    </w:p>
    <w:p>
      <w:del w:id="6000" w:author="검토자" w:date="2026-01-05T09:00:00Z">
        <w:r>
          <w:delText xml:space="preserve">검수 기간은 14일로 한다</w:delText>
        </w:r>
      </w:del>
      <w:r>
        <w:t>검수 기간은 7일로 한다</w:t>
      </w:r>
    </w:p>
    <w:p>
      <w:del w:id="2363" w:author="검토자" w:date="2026-01-05T09:00:00Z">
        <w:r>
          <w:delText xml:space="preserve">재위탁은 금지한다</w:delText>
        </w:r>
      </w:del>
      <w:r>
        <w:t>재위탁은 갑의 사전 동의를 받아 가능하다</w:t>
      </w:r>
    </w:p>
    <w:p>
      <w:del w:id="5049" w:author="검토자" w:date="2026-01-05T09:00:00Z">
        <w:r>
          <w:delText xml:space="preserve">계약 해지는 30일 전 통보한다</w:delText>
        </w:r>
      </w:del>
      <w:r>
        <w:t>계약 해지는 60일 전 통보한다</w:t>
      </w:r>
    </w:p>
    <w:p>
      <w:r>
        <w:t>이상의 내용에 합의한다.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