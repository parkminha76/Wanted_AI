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용역 계약서 (2차 검토본)</w:t>
      </w:r>
    </w:p>
    <w:p>
      <w:del w:id="2721" w:author="검토자" w:date="2026-01-05T09:00:00Z">
        <w:r>
          <w:delText xml:space="preserve">을은 갑의 사전 승인 없이 재위탁할 수 없다</w:delText>
        </w:r>
      </w:del>
      <w:r>
        <w:t>을은 갑의 서면 동의를 얻어 재위탁할 수 있다</w:t>
      </w:r>
    </w:p>
    <w:p>
      <w:del w:id="7844" w:author="검토자" w:date="2026-01-05T09:00:00Z">
        <w:r>
          <w:delText xml:space="preserve">지연배상금은 일 0.1퍼센트로 산정한다</w:delText>
        </w:r>
      </w:del>
      <w:r>
        <w:t>지연배상금은 일 0.05퍼센트로 산정한다</w:t>
      </w:r>
    </w:p>
    <w:p>
      <w:del w:id="2182" w:author="검토자" w:date="2026-01-05T09:00:00Z">
        <w:r>
          <w:delText xml:space="preserve">양 당사자는 성실하게 협의하여 해결한다</w:delText>
        </w:r>
      </w:del>
      <w:r>
        <w:t>양 당사자는 협의가 안 되면 중재에 따른다</w:t>
      </w:r>
    </w:p>
    <w:p>
      <w:del w:id="3386" w:author="검토자" w:date="2026-01-05T09:00:00Z">
        <w:r>
          <w:delText xml:space="preserve">산출물의 저작권은 갑에게 귀속한다</w:delText>
        </w:r>
      </w:del>
      <w:r>
        <w:t>산출물의 저작권은 갑과 을이 공동 보유한다</w:t>
      </w:r>
    </w:p>
    <w:p>
      <w:r>
        <w:t>이상의 수정에 합의한다.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